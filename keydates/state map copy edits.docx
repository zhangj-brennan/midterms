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5749" w14:textId="77777777" w:rsidR="006A4BC8" w:rsidRDefault="006A4BC8" w:rsidP="00D6028B"/>
    <w:p w14:paraId="78EB047A" w14:textId="77777777" w:rsidR="006A4BC8" w:rsidRDefault="006A4BC8" w:rsidP="00D6028B"/>
    <w:p w14:paraId="41490EE0" w14:textId="20E35517" w:rsidR="00D6028B" w:rsidRPr="00D6028B" w:rsidRDefault="006A4BC8" w:rsidP="00D6028B">
      <w:ins w:id="0" w:author="Josh Bell" w:date="2026-09-25T11:50:00Z" w16du:dateUtc="2026-09-25T15:50:00Z">
        <w:r>
          <w:t xml:space="preserve">Key </w:t>
        </w:r>
      </w:ins>
      <w:r w:rsidR="00D6028B" w:rsidRPr="00D6028B">
        <w:t xml:space="preserve">2026 </w:t>
      </w:r>
      <w:del w:id="1" w:author="Josh Bell" w:date="2026-09-25T11:50:00Z" w16du:dateUtc="2026-09-25T15:50:00Z">
        <w:r w:rsidR="00D6028B" w:rsidRPr="00D6028B" w:rsidDel="006A4BC8">
          <w:delText xml:space="preserve">Midterm </w:delText>
        </w:r>
      </w:del>
      <w:r w:rsidR="00D6028B" w:rsidRPr="00D6028B">
        <w:t>Election</w:t>
      </w:r>
      <w:ins w:id="2" w:author="Josh Bell" w:date="2026-09-25T11:50:00Z" w16du:dateUtc="2026-09-25T15:50:00Z">
        <w:r>
          <w:t xml:space="preserve"> Dates</w:t>
        </w:r>
      </w:ins>
      <w:del w:id="3" w:author="Josh Bell" w:date="2026-09-25T11:50:00Z" w16du:dateUtc="2026-09-25T15:50:00Z">
        <w:r w:rsidR="00D6028B" w:rsidRPr="00D6028B" w:rsidDel="006A4BC8">
          <w:delText>:</w:delText>
        </w:r>
      </w:del>
      <w:r w:rsidR="00D6028B" w:rsidRPr="00D6028B">
        <w:t xml:space="preserve"> By State</w:t>
      </w:r>
    </w:p>
    <w:p w14:paraId="2ACC8B55" w14:textId="77777777" w:rsidR="00D6028B" w:rsidRPr="00D6028B" w:rsidRDefault="00D6028B" w:rsidP="00D6028B">
      <w:r w:rsidRPr="00D6028B">
        <w:t>Hover over a state to see its key dates.</w:t>
      </w:r>
    </w:p>
    <w:p w14:paraId="0409FB33" w14:textId="77777777" w:rsidR="00D6028B" w:rsidRPr="00D6028B" w:rsidRDefault="00D6028B" w:rsidP="00D6028B">
      <w:r w:rsidRPr="00D6028B">
        <w:t>Today (</w:t>
      </w:r>
      <w:commentRangeStart w:id="4"/>
      <w:r w:rsidRPr="00D6028B">
        <w:t>Fri, Sep 25</w:t>
      </w:r>
      <w:commentRangeEnd w:id="4"/>
      <w:r w:rsidR="00A860B7" w:rsidRPr="00D6028B">
        <w:rPr>
          <w:rStyle w:val="CommentReference"/>
          <w:sz w:val="24"/>
          <w:szCs w:val="24"/>
        </w:rPr>
        <w:commentReference w:id="4"/>
      </w:r>
      <w:r w:rsidRPr="00D6028B">
        <w:t>): No key dates</w:t>
      </w:r>
    </w:p>
    <w:p w14:paraId="410700A9" w14:textId="77777777" w:rsidR="00B5626E" w:rsidRDefault="00B5626E"/>
    <w:p w14:paraId="3192F232" w14:textId="77777777" w:rsidR="00B413C8" w:rsidRDefault="00B413C8"/>
    <w:p w14:paraId="5898C3AB" w14:textId="469F694F" w:rsidR="00BF0481" w:rsidRDefault="00B413C8">
      <w:r w:rsidRPr="00B413C8">
        <w:rPr>
          <w:b/>
          <w:bCs/>
          <w:rPrChange w:id="5" w:author="Josh Bell" w:date="2026-09-25T11:53:00Z" w16du:dateUtc="2026-09-25T15:53:00Z">
            <w:rPr/>
          </w:rPrChange>
        </w:rPr>
        <w:t>Source</w:t>
      </w:r>
      <w:del w:id="6" w:author="Josh Bell" w:date="2026-09-25T11:53:00Z" w16du:dateUtc="2026-09-25T15:53:00Z">
        <w:r w:rsidRPr="00B413C8" w:rsidDel="00B413C8">
          <w:rPr>
            <w:b/>
            <w:bCs/>
            <w:rPrChange w:id="7" w:author="Josh Bell" w:date="2026-09-25T11:53:00Z" w16du:dateUtc="2026-09-25T15:53:00Z">
              <w:rPr/>
            </w:rPrChange>
          </w:rPr>
          <w:delText>s</w:delText>
        </w:r>
      </w:del>
      <w:r w:rsidRPr="00B413C8">
        <w:rPr>
          <w:b/>
          <w:bCs/>
          <w:rPrChange w:id="8" w:author="Josh Bell" w:date="2026-09-25T11:53:00Z" w16du:dateUtc="2026-09-25T15:53:00Z">
            <w:rPr/>
          </w:rPrChange>
        </w:rPr>
        <w:t>:</w:t>
      </w:r>
      <w:r w:rsidRPr="00B413C8">
        <w:t xml:space="preserve"> </w:t>
      </w:r>
      <w:hyperlink r:id="rId8" w:tgtFrame="_blank" w:history="1">
        <w:r w:rsidRPr="00B413C8">
          <w:rPr>
            <w:rStyle w:val="Hyperlink"/>
          </w:rPr>
          <w:t>U.S. Vote Foundation</w:t>
        </w:r>
      </w:hyperlink>
      <w:r w:rsidRPr="00B413C8">
        <w:t xml:space="preserve"> </w:t>
      </w:r>
      <w:commentRangeStart w:id="9"/>
      <w:r w:rsidRPr="00B413C8">
        <w:t>(deadlines for domestic voters)</w:t>
      </w:r>
      <w:commentRangeEnd w:id="9"/>
      <w:r w:rsidR="007075CD" w:rsidRPr="00B413C8">
        <w:rPr>
          <w:rStyle w:val="CommentReference"/>
          <w:sz w:val="24"/>
          <w:szCs w:val="24"/>
        </w:rPr>
        <w:commentReference w:id="9"/>
      </w:r>
      <w:r w:rsidRPr="00B413C8">
        <w:t xml:space="preserve"> and </w:t>
      </w:r>
      <w:hyperlink r:id="rId9" w:tgtFrame="_blank" w:history="1">
        <w:r w:rsidRPr="00B413C8">
          <w:rPr>
            <w:rStyle w:val="Hyperlink"/>
          </w:rPr>
          <w:t>VOTE411</w:t>
        </w:r>
      </w:hyperlink>
      <w:r w:rsidRPr="00B413C8">
        <w:t xml:space="preserve"> (</w:t>
      </w:r>
      <w:commentRangeStart w:id="10"/>
      <w:r w:rsidRPr="00B413C8">
        <w:t>registration deadlines by method</w:t>
      </w:r>
      <w:commentRangeEnd w:id="10"/>
      <w:r w:rsidR="007D3515" w:rsidRPr="00B413C8">
        <w:rPr>
          <w:rStyle w:val="CommentReference"/>
          <w:sz w:val="24"/>
          <w:szCs w:val="24"/>
        </w:rPr>
        <w:commentReference w:id="10"/>
      </w:r>
      <w:r w:rsidRPr="00B413C8">
        <w:t xml:space="preserve">). Data collected September 24, 2026. </w:t>
      </w:r>
      <w:del w:id="11" w:author="Josh Bell" w:date="2026-09-25T11:53:00Z" w16du:dateUtc="2026-09-25T15:53:00Z">
        <w:r w:rsidRPr="00B413C8" w:rsidDel="00C13699">
          <w:delText>Confirm with your state or local election office.</w:delText>
        </w:r>
      </w:del>
    </w:p>
    <w:sectPr w:rsidR="00BF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Josh Bell" w:date="2026-09-25T12:16:00Z" w:initials="JB">
    <w:p w14:paraId="3443057B" w14:textId="77777777" w:rsidR="00A860B7" w:rsidRDefault="00A860B7" w:rsidP="00A860B7">
      <w:pPr>
        <w:pStyle w:val="CommentText"/>
      </w:pPr>
      <w:r>
        <w:rPr>
          <w:rStyle w:val="CommentReference"/>
        </w:rPr>
        <w:annotationRef/>
      </w:r>
      <w:r>
        <w:t>Spell out day and month</w:t>
      </w:r>
    </w:p>
  </w:comment>
  <w:comment w:id="9" w:author="Josh Bell" w:date="2026-09-25T11:57:00Z" w:initials="JB">
    <w:p w14:paraId="3E8E0327" w14:textId="77777777" w:rsidR="007075CD" w:rsidRDefault="007075CD" w:rsidP="007075CD">
      <w:pPr>
        <w:pStyle w:val="CommentText"/>
      </w:pPr>
      <w:r>
        <w:rPr>
          <w:rStyle w:val="CommentReference"/>
        </w:rPr>
        <w:annotationRef/>
      </w:r>
      <w:r>
        <w:t>I assume this is referring to voters in the U.S. as opposed to those voting from overseas, but I don’t see any info for overseas voters</w:t>
      </w:r>
    </w:p>
  </w:comment>
  <w:comment w:id="10" w:author="Josh Bell" w:date="2026-09-25T11:55:00Z" w:initials="JB">
    <w:p w14:paraId="5024B1F5" w14:textId="77777777" w:rsidR="007D3515" w:rsidRDefault="007D3515" w:rsidP="007D3515">
      <w:pPr>
        <w:pStyle w:val="CommentText"/>
      </w:pPr>
      <w:r>
        <w:rPr>
          <w:rStyle w:val="CommentReference"/>
        </w:rPr>
        <w:annotationRef/>
      </w:r>
      <w:r>
        <w:t>I don’t know what this is referring to – I don’t see a “by method” filter.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43057B" w15:done="0"/>
  <w15:commentEx w15:paraId="3E8E0327" w15:done="0"/>
  <w15:commentEx w15:paraId="5024B1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68D752" w16cex:dateUtc="2026-09-25T16:16:00Z"/>
  <w16cex:commentExtensible w16cex:durableId="63891037" w16cex:dateUtc="2026-09-25T15:57:00Z"/>
  <w16cex:commentExtensible w16cex:durableId="40F55099" w16cex:dateUtc="2026-09-25T1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43057B" w16cid:durableId="6968D752"/>
  <w16cid:commentId w16cid:paraId="3E8E0327" w16cid:durableId="63891037"/>
  <w16cid:commentId w16cid:paraId="5024B1F5" w16cid:durableId="40F550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 Bell">
    <w15:presenceInfo w15:providerId="AD" w15:userId="S::bellj@brennan.law.nyu.edu::73fe489b-5bdf-4885-ba4e-380e514111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C5"/>
    <w:rsid w:val="0031648D"/>
    <w:rsid w:val="0032133E"/>
    <w:rsid w:val="00387DC5"/>
    <w:rsid w:val="00533E4B"/>
    <w:rsid w:val="00556004"/>
    <w:rsid w:val="00614E58"/>
    <w:rsid w:val="006A4BC8"/>
    <w:rsid w:val="007075CD"/>
    <w:rsid w:val="007D3515"/>
    <w:rsid w:val="008109B3"/>
    <w:rsid w:val="00A13231"/>
    <w:rsid w:val="00A860B7"/>
    <w:rsid w:val="00B413C8"/>
    <w:rsid w:val="00B5626E"/>
    <w:rsid w:val="00BF0481"/>
    <w:rsid w:val="00C13699"/>
    <w:rsid w:val="00D6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3330"/>
  <w15:chartTrackingRefBased/>
  <w15:docId w15:val="{1C5001FE-42B7-4282-B837-79585994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C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A4BC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41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515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D35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35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5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5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5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svotefoundation.org/state-election-dates-and-deadlines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microsoft.com/office/2011/relationships/people" Target="people.xml"/><Relationship Id="rId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openxmlformats.org/officeDocument/2006/relationships/comments" Target="comments.xml"/><Relationship Id="rId9" Type="http://schemas.openxmlformats.org/officeDocument/2006/relationships/hyperlink" Target="https://www.vote411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Bell</dc:creator>
  <cp:keywords/>
  <dc:description/>
  <cp:lastModifiedBy>Josh Bell</cp:lastModifiedBy>
  <cp:revision>11</cp:revision>
  <dcterms:created xsi:type="dcterms:W3CDTF">2026-09-25T15:42:00Z</dcterms:created>
  <dcterms:modified xsi:type="dcterms:W3CDTF">2026-09-25T16:16:00Z</dcterms:modified>
</cp:coreProperties>
</file>